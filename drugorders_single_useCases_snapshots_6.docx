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18CD" w:rsidRDefault="00E318CD">
      <w:pPr>
        <w:pStyle w:val="TextBody"/>
      </w:pPr>
      <w:bookmarkStart w:id="0" w:name="_GoBack"/>
      <w:bookmarkEnd w:id="0"/>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Title"/>
      </w:pPr>
      <w:r>
        <w:t>Drug Order Module</w:t>
      </w:r>
    </w:p>
    <w:p w:rsidR="00E318CD" w:rsidRDefault="002E3692">
      <w:pPr>
        <w:pStyle w:val="Subtitle"/>
      </w:pPr>
      <w:r>
        <w:t>Single / Individual Order</w:t>
      </w:r>
    </w:p>
    <w:p w:rsidR="00E318CD" w:rsidRDefault="00E318CD">
      <w:pPr>
        <w:pStyle w:val="TextBody"/>
      </w:pPr>
    </w:p>
    <w:p w:rsidR="00E318CD" w:rsidRDefault="002E3692">
      <w:pPr>
        <w:pStyle w:val="TextBody"/>
      </w:pPr>
      <w:r>
        <w:t xml:space="preserve">In this section, we will study the use-cases and the snapshots displaying the UI relevant to a single, individual Drug Order. This includes the steps followed by a Physician to create an Order, view the </w:t>
      </w:r>
      <w:r>
        <w:t>Order details, edit the Order components, discontinue the Order and renew an old non-active Drug Order. We will see the list of pre-defined select options available to the Physician to place an Order or discontinue it by providing a specific reason. Also i</w:t>
      </w:r>
      <w:r>
        <w:t>ncluded are the snapshots that describe how the Physician is notified upon ordering an allergic drug or while creating, modifying or discontinuing an Order.</w:t>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ContentsHeading"/>
      </w:pPr>
      <w:r>
        <w:t>Table of Contents</w:t>
      </w:r>
    </w:p>
    <w:p w:rsidR="00E318CD" w:rsidRDefault="002E3692">
      <w:pPr>
        <w:pStyle w:val="Contents1"/>
        <w:tabs>
          <w:tab w:val="right" w:leader="dot" w:pos="9972"/>
        </w:tabs>
        <w:rPr>
          <w:rStyle w:val="IndexLink"/>
        </w:rPr>
      </w:pPr>
      <w:r>
        <w:fldChar w:fldCharType="begin"/>
      </w:r>
      <w:r>
        <w:instrText>TOC \f \o "1-9" \o "1-9" \h</w:instrText>
      </w:r>
      <w:r>
        <w:fldChar w:fldCharType="separate"/>
      </w:r>
      <w:hyperlink w:anchor="__RefHeading__111_2120808212">
        <w:r>
          <w:rPr>
            <w:rStyle w:val="IndexLink"/>
          </w:rPr>
          <w:t>1. USE CASES</w:t>
        </w:r>
        <w:r>
          <w:rPr>
            <w:rStyle w:val="IndexLink"/>
          </w:rPr>
          <w:tab/>
          <w:t>3</w:t>
        </w:r>
      </w:hyperlink>
    </w:p>
    <w:p w:rsidR="00E318CD" w:rsidRDefault="002E3692">
      <w:pPr>
        <w:pStyle w:val="Contents2"/>
        <w:tabs>
          <w:tab w:val="right" w:leader="dot" w:pos="9972"/>
        </w:tabs>
        <w:rPr>
          <w:rStyle w:val="IndexLink"/>
        </w:rPr>
      </w:pPr>
      <w:hyperlink w:anchor="__RefHeading__113_2120808212">
        <w:r>
          <w:rPr>
            <w:rStyle w:val="IndexLink"/>
          </w:rPr>
          <w:t>1.1 Create an Order</w:t>
        </w:r>
        <w:r>
          <w:rPr>
            <w:rStyle w:val="IndexLink"/>
          </w:rPr>
          <w:tab/>
          <w:t>3</w:t>
        </w:r>
      </w:hyperlink>
    </w:p>
    <w:p w:rsidR="00E318CD" w:rsidRDefault="002E3692">
      <w:pPr>
        <w:pStyle w:val="Contents2"/>
        <w:tabs>
          <w:tab w:val="right" w:leader="dot" w:pos="9972"/>
        </w:tabs>
        <w:rPr>
          <w:rStyle w:val="IndexLink"/>
        </w:rPr>
      </w:pPr>
      <w:hyperlink w:anchor="__RefHeading__115_2120808212">
        <w:r>
          <w:rPr>
            <w:rStyle w:val="IndexLink"/>
          </w:rPr>
          <w:t>1.2 View an Order</w:t>
        </w:r>
        <w:r>
          <w:rPr>
            <w:rStyle w:val="IndexLink"/>
          </w:rPr>
          <w:tab/>
          <w:t>3</w:t>
        </w:r>
      </w:hyperlink>
    </w:p>
    <w:p w:rsidR="00E318CD" w:rsidRDefault="002E3692">
      <w:pPr>
        <w:pStyle w:val="Contents2"/>
        <w:tabs>
          <w:tab w:val="right" w:leader="dot" w:pos="9972"/>
        </w:tabs>
        <w:rPr>
          <w:rStyle w:val="IndexLink"/>
        </w:rPr>
      </w:pPr>
      <w:hyperlink w:anchor="__RefHeading__117_2120808212">
        <w:r>
          <w:rPr>
            <w:rStyle w:val="IndexLink"/>
          </w:rPr>
          <w:t>1.3 Edit an Order</w:t>
        </w:r>
        <w:r>
          <w:rPr>
            <w:rStyle w:val="IndexLink"/>
          </w:rPr>
          <w:tab/>
          <w:t>3</w:t>
        </w:r>
      </w:hyperlink>
    </w:p>
    <w:p w:rsidR="00E318CD" w:rsidRDefault="002E3692">
      <w:pPr>
        <w:pStyle w:val="Contents2"/>
        <w:tabs>
          <w:tab w:val="right" w:leader="dot" w:pos="9972"/>
        </w:tabs>
        <w:rPr>
          <w:rStyle w:val="IndexLink"/>
        </w:rPr>
      </w:pPr>
      <w:hyperlink w:anchor="__RefHeading__226_636510467">
        <w:r>
          <w:rPr>
            <w:rStyle w:val="IndexLink"/>
          </w:rPr>
          <w:t>1.4 Discontinue an Order</w:t>
        </w:r>
        <w:r>
          <w:rPr>
            <w:rStyle w:val="IndexLink"/>
          </w:rPr>
          <w:tab/>
          <w:t>3</w:t>
        </w:r>
      </w:hyperlink>
    </w:p>
    <w:p w:rsidR="00E318CD" w:rsidRDefault="002E3692">
      <w:pPr>
        <w:pStyle w:val="Contents2"/>
        <w:tabs>
          <w:tab w:val="right" w:leader="dot" w:pos="9972"/>
        </w:tabs>
        <w:rPr>
          <w:rStyle w:val="IndexLink"/>
        </w:rPr>
      </w:pPr>
      <w:hyperlink w:anchor="__RefHeading__121_2120808212">
        <w:r>
          <w:rPr>
            <w:rStyle w:val="IndexLink"/>
          </w:rPr>
          <w:t>1.5 Renew an Order</w:t>
        </w:r>
        <w:r>
          <w:rPr>
            <w:rStyle w:val="IndexLink"/>
          </w:rPr>
          <w:tab/>
          <w:t>4</w:t>
        </w:r>
      </w:hyperlink>
    </w:p>
    <w:p w:rsidR="00E318CD" w:rsidRDefault="002E3692">
      <w:pPr>
        <w:pStyle w:val="Contents1"/>
        <w:tabs>
          <w:tab w:val="right" w:leader="dot" w:pos="9972"/>
        </w:tabs>
        <w:rPr>
          <w:rStyle w:val="IndexLink"/>
        </w:rPr>
      </w:pPr>
      <w:hyperlink w:anchor="__RefHeading__123_2120808212">
        <w:r>
          <w:rPr>
            <w:rStyle w:val="IndexLink"/>
          </w:rPr>
          <w:t>2. SNAPSHOTS</w:t>
        </w:r>
        <w:r>
          <w:rPr>
            <w:rStyle w:val="IndexLink"/>
          </w:rPr>
          <w:tab/>
          <w:t>5</w:t>
        </w:r>
      </w:hyperlink>
    </w:p>
    <w:p w:rsidR="00E318CD" w:rsidRDefault="002E3692">
      <w:pPr>
        <w:pStyle w:val="Contents2"/>
        <w:tabs>
          <w:tab w:val="right" w:leader="dot" w:pos="9972"/>
        </w:tabs>
        <w:rPr>
          <w:rStyle w:val="IndexLink"/>
        </w:rPr>
      </w:pPr>
      <w:hyperlink w:anchor="__RefHeading__125_2120808212">
        <w:r>
          <w:rPr>
            <w:rStyle w:val="IndexLink"/>
          </w:rPr>
          <w:t>2.1 Create an Order</w:t>
        </w:r>
        <w:r>
          <w:rPr>
            <w:rStyle w:val="IndexLink"/>
          </w:rPr>
          <w:tab/>
          <w:t>5</w:t>
        </w:r>
      </w:hyperlink>
    </w:p>
    <w:p w:rsidR="00E318CD" w:rsidRDefault="002E3692">
      <w:pPr>
        <w:pStyle w:val="Contents2"/>
        <w:tabs>
          <w:tab w:val="right" w:leader="dot" w:pos="9972"/>
        </w:tabs>
        <w:rPr>
          <w:rStyle w:val="IndexLink"/>
        </w:rPr>
      </w:pPr>
      <w:hyperlink w:anchor="__RefHeading__127_2120808212">
        <w:r>
          <w:rPr>
            <w:rStyle w:val="IndexLink"/>
          </w:rPr>
          <w:t>2.2 View an Order</w:t>
        </w:r>
        <w:r>
          <w:rPr>
            <w:rStyle w:val="IndexLink"/>
          </w:rPr>
          <w:tab/>
          <w:t>11</w:t>
        </w:r>
      </w:hyperlink>
    </w:p>
    <w:p w:rsidR="00E318CD" w:rsidRDefault="002E3692">
      <w:pPr>
        <w:pStyle w:val="Contents2"/>
        <w:tabs>
          <w:tab w:val="right" w:leader="dot" w:pos="9972"/>
        </w:tabs>
        <w:rPr>
          <w:rStyle w:val="IndexLink"/>
        </w:rPr>
      </w:pPr>
      <w:hyperlink w:anchor="__RefHeading__129_2120808212">
        <w:r>
          <w:rPr>
            <w:rStyle w:val="IndexLink"/>
          </w:rPr>
          <w:t>2.3 Edit an Order</w:t>
        </w:r>
        <w:r>
          <w:rPr>
            <w:rStyle w:val="IndexLink"/>
          </w:rPr>
          <w:tab/>
          <w:t>12</w:t>
        </w:r>
      </w:hyperlink>
    </w:p>
    <w:p w:rsidR="00E318CD" w:rsidRDefault="002E3692">
      <w:pPr>
        <w:pStyle w:val="Contents2"/>
        <w:tabs>
          <w:tab w:val="right" w:leader="dot" w:pos="9972"/>
        </w:tabs>
        <w:rPr>
          <w:rStyle w:val="IndexLink"/>
        </w:rPr>
      </w:pPr>
      <w:hyperlink w:anchor="__RefHeading__131_2120808212">
        <w:r>
          <w:rPr>
            <w:rStyle w:val="IndexLink"/>
          </w:rPr>
          <w:t>2.4 Discontinue an Order</w:t>
        </w:r>
        <w:r>
          <w:rPr>
            <w:rStyle w:val="IndexLink"/>
          </w:rPr>
          <w:tab/>
          <w:t>13</w:t>
        </w:r>
      </w:hyperlink>
    </w:p>
    <w:p w:rsidR="00E318CD" w:rsidRDefault="002E3692">
      <w:pPr>
        <w:pStyle w:val="Contents2"/>
        <w:tabs>
          <w:tab w:val="right" w:leader="dot" w:pos="9972"/>
        </w:tabs>
        <w:rPr>
          <w:rStyle w:val="IndexLink"/>
        </w:rPr>
      </w:pPr>
      <w:hyperlink w:anchor="__RefHeading__133_2120808212">
        <w:r>
          <w:rPr>
            <w:rStyle w:val="IndexLink"/>
          </w:rPr>
          <w:t>2.5 Renew an Order</w:t>
        </w:r>
        <w:r>
          <w:rPr>
            <w:rStyle w:val="IndexLink"/>
          </w:rPr>
          <w:tab/>
          <w:t>15</w:t>
        </w:r>
      </w:hyperlink>
      <w:r>
        <w:fldChar w:fldCharType="end"/>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Heading1"/>
      </w:pPr>
      <w:bookmarkStart w:id="1" w:name="__RefHeading__111_2120808212"/>
      <w:bookmarkEnd w:id="1"/>
      <w:r>
        <w:lastRenderedPageBreak/>
        <w:t>1. USE CASES</w:t>
      </w:r>
    </w:p>
    <w:p w:rsidR="00E318CD" w:rsidRDefault="002E3692">
      <w:pPr>
        <w:pStyle w:val="TextBody"/>
      </w:pPr>
      <w:r>
        <w:t xml:space="preserve">In this section, we will study the use-cases considered relevant to a single individual Order while designing the Drug Order module. </w:t>
      </w:r>
    </w:p>
    <w:p w:rsidR="00E318CD" w:rsidRDefault="002E3692">
      <w:pPr>
        <w:pStyle w:val="TextBody"/>
        <w:rPr>
          <w:i/>
          <w:iCs/>
        </w:rPr>
      </w:pPr>
      <w:r>
        <w:rPr>
          <w:i/>
          <w:iCs/>
        </w:rPr>
        <w:t xml:space="preserve">Patient Betty </w:t>
      </w:r>
      <w:r>
        <w:rPr>
          <w:i/>
          <w:iCs/>
        </w:rPr>
        <w:t>Johnson comes to the clinic to get a cure for her illness. The Physician John Watson after completing the diagnosis of her health decides to place an Order for a drug. He will log into the Patient's Drug Order page through the Patient Dashboard page to pla</w:t>
      </w:r>
      <w:r>
        <w:rPr>
          <w:i/>
          <w:iCs/>
        </w:rPr>
        <w:t>ce an Order for a drug.</w:t>
      </w:r>
    </w:p>
    <w:p w:rsidR="00E318CD" w:rsidRDefault="002E3692">
      <w:pPr>
        <w:pStyle w:val="Heading2"/>
      </w:pPr>
      <w:bookmarkStart w:id="2" w:name="__RefHeading__113_2120808212"/>
      <w:bookmarkEnd w:id="2"/>
      <w:r>
        <w:t>1.1 Create an Order</w:t>
      </w:r>
    </w:p>
    <w:p w:rsidR="00E318CD" w:rsidRDefault="002E3692">
      <w:pPr>
        <w:pStyle w:val="TextBody"/>
      </w:pPr>
      <w:r>
        <w:t>When the Physician logs into the Patient's Drug Order page, he/she clicks on the '</w:t>
      </w:r>
      <w:r>
        <w:rPr>
          <w:b/>
          <w:bCs/>
        </w:rPr>
        <w:t>+</w:t>
      </w:r>
      <w:r>
        <w:t>' icon corresponding to the 'Active Individual Drug Order' label. This will load a fragment to enter the composition and instruct</w:t>
      </w:r>
      <w:r>
        <w:t>ions pertaining to a Drug Order. Here, the Physician enters (and selects based on auto-complete feature) the drug name and specifies the dose, quantity, duration and frequency. He/She also specifies the start-date, number of refills allowed and text instru</w:t>
      </w:r>
      <w:r>
        <w:t xml:space="preserve">ctions for the Patient as well as the Pharmacist. If the Patient is allergic to the drug being ordered, the Physician is provided a field to specify a reason. Once the Order is created, </w:t>
      </w:r>
      <w:bookmarkStart w:id="3" w:name="__DdeLink__175_1046902027"/>
      <w:bookmarkEnd w:id="3"/>
      <w:r>
        <w:t>an alert is displayed and the Order is listed in the Active Drug Order</w:t>
      </w:r>
      <w:r>
        <w:t>s table.</w:t>
      </w:r>
    </w:p>
    <w:p w:rsidR="00E318CD" w:rsidRDefault="002E3692">
      <w:pPr>
        <w:pStyle w:val="Heading2"/>
      </w:pPr>
      <w:bookmarkStart w:id="4" w:name="__RefHeading__115_2120808212"/>
      <w:bookmarkEnd w:id="4"/>
      <w:r>
        <w:t>1.2 View an Order</w:t>
      </w:r>
    </w:p>
    <w:p w:rsidR="00E318CD" w:rsidRDefault="002E3692">
      <w:pPr>
        <w:pStyle w:val="TextBody"/>
      </w:pPr>
      <w:r>
        <w:t>The Physician can click on any row (corresponding to a Drug Order) in the Active Drug Orders table to view the details of the Order. Upon selecting an Order, it is highlighted and a fragment containing the Order's composition inc</w:t>
      </w:r>
      <w:r>
        <w:t>luding the drug formulations, start-date, priority and instructions are displayed.</w:t>
      </w:r>
    </w:p>
    <w:p w:rsidR="00E318CD" w:rsidRDefault="002E3692">
      <w:pPr>
        <w:pStyle w:val="Heading2"/>
      </w:pPr>
      <w:bookmarkStart w:id="5" w:name="__RefHeading__117_2120808212"/>
      <w:bookmarkEnd w:id="5"/>
      <w:r>
        <w:t>1.3 Edit an Order</w:t>
      </w:r>
    </w:p>
    <w:p w:rsidR="00E318CD" w:rsidRDefault="002E3692">
      <w:pPr>
        <w:pStyle w:val="TextBody"/>
      </w:pPr>
      <w:r>
        <w:t xml:space="preserve">The Physician can edit an Order once it is created (as long as the Pharmacist has not yet dispatched or discontinued the Order). The Physician clicks on </w:t>
      </w:r>
      <w:r>
        <w:t>the 'Edit' icon corresponding to an Order in the Active Drug Orders table. This will load a form similar to the 'Create Drug Order' form with all the fields (Drug name, Dose, Duration, Frequency etc.) populated from the selected Order's record. The Physici</w:t>
      </w:r>
      <w:r>
        <w:t>an reviews the data provided in the fields, modifies the entries wherever required and clicks the 'Save' button. This will void the previous Order and create a new Order with these specifications.</w:t>
      </w:r>
    </w:p>
    <w:p w:rsidR="00E318CD" w:rsidRDefault="002E3692">
      <w:pPr>
        <w:pStyle w:val="Heading2"/>
      </w:pPr>
      <w:bookmarkStart w:id="6" w:name="__RefHeading__226_636510467"/>
      <w:bookmarkEnd w:id="6"/>
      <w:r>
        <w:t>1.4 Discontinue an Order</w:t>
      </w:r>
    </w:p>
    <w:p w:rsidR="00E318CD" w:rsidRDefault="002E3692">
      <w:pPr>
        <w:pStyle w:val="TextBody"/>
      </w:pPr>
      <w:r>
        <w:t>If the Physician wishes to discont</w:t>
      </w:r>
      <w:r>
        <w:t>inue an active Order, he/she clicks on the 'Discontinue' icon corresponding to an Order in the Active Drug Orders table. This will load a fragment displaying the details of the selected Order and a select field listing a set of pre-defined reasons for disc</w:t>
      </w:r>
      <w:r>
        <w:t>ontinuing the Order. The Physician can choose from one of these options or select the 'Other' option to manually enter a reason for discontinuing the selected Order. Once the reason for discontinuation is selected/entered, the Physician clicks on the 'Conf</w:t>
      </w:r>
      <w:r>
        <w:t>irm' button. This will display an alert informing the user that the Order has been discontinued. The Order will no longer be visible in the Active Drug Orders table.</w:t>
      </w:r>
    </w:p>
    <w:p w:rsidR="00E318CD" w:rsidRDefault="002E3692">
      <w:pPr>
        <w:pStyle w:val="Heading2"/>
      </w:pPr>
      <w:bookmarkStart w:id="7" w:name="__RefHeading__121_2120808212"/>
      <w:bookmarkEnd w:id="7"/>
      <w:r>
        <w:lastRenderedPageBreak/>
        <w:t>1.5 Renew an Order</w:t>
      </w:r>
    </w:p>
    <w:p w:rsidR="00E318CD" w:rsidRDefault="002E3692">
      <w:pPr>
        <w:pStyle w:val="TextBody"/>
      </w:pPr>
      <w:r>
        <w:t>Below the Active Drug Order table, the page provides a link called 'Dis</w:t>
      </w:r>
      <w:r>
        <w:t>continued/Canceled/Fulfilled Orders'. Upon clicking this link, a table containing the list of past Drug Orders that are no longer active is displayed. If the Physician wishes to renew one of these Orders without having to create a new Order manually, he/sh</w:t>
      </w:r>
      <w:r>
        <w:t>e clicks on the 'Renew' button corresponding to the Order. This will load a form similar to the 'Create Drug Order' form with all the fields (Drug name, Dose, Duration, Frequency etc.) populated from the selected Order's record. The Start-date field will c</w:t>
      </w:r>
      <w:r>
        <w:t>ontain the current date by default. The Physician can then review and revise the drug's formulation, Patient/Pharmacist instructions and other fields before clicking the 'Save' button. This will create a new individual Order. An alert is displayed notifyin</w:t>
      </w:r>
      <w:r>
        <w:t>g that the Order is created and the Order is listed in the Active Drug Orders table.</w:t>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TextBody"/>
      </w:pPr>
      <w:r>
        <w:br/>
      </w:r>
    </w:p>
    <w:p w:rsidR="00E318CD" w:rsidRDefault="002E3692">
      <w:pPr>
        <w:pStyle w:val="Heading1"/>
      </w:pPr>
      <w:bookmarkStart w:id="8" w:name="__RefHeading__123_2120808212"/>
      <w:bookmarkEnd w:id="8"/>
      <w:r>
        <w:lastRenderedPageBreak/>
        <w:t>2. SNAPSHOTS</w:t>
      </w:r>
    </w:p>
    <w:p w:rsidR="00E318CD" w:rsidRDefault="002E3692">
      <w:pPr>
        <w:pStyle w:val="TextBody"/>
      </w:pPr>
      <w:r>
        <w:t xml:space="preserve">The Physician logs into the Patient's dashboard. This dashboard includes a segment for Drug Orders. The Physician clicks on the edit icon </w:t>
      </w:r>
      <w:r>
        <w:t>on this segment to navigate to the Drug Order homepage.</w:t>
      </w:r>
    </w:p>
    <w:p w:rsidR="00E318CD" w:rsidRDefault="002E3692">
      <w:pPr>
        <w:pStyle w:val="TextBody"/>
      </w:pPr>
      <w:r>
        <w:rPr>
          <w:noProof/>
          <w:lang w:eastAsia="en-US" w:bidi="ar-SA"/>
        </w:rPr>
        <w:drawing>
          <wp:anchor distT="0" distB="0" distL="0" distR="0" simplePos="0" relativeHeight="12" behindDoc="0" locked="0" layoutInCell="1" allowOverlap="1">
            <wp:simplePos x="0" y="0"/>
            <wp:positionH relativeFrom="column">
              <wp:align>center</wp:align>
            </wp:positionH>
            <wp:positionV relativeFrom="paragraph">
              <wp:align>top</wp:align>
            </wp:positionV>
            <wp:extent cx="4953000" cy="280543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4953000" cy="2805430"/>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TextBody"/>
        <w:jc w:val="center"/>
      </w:pPr>
      <w:r>
        <w:br/>
        <w:t>(Fig.1 Patient Dashboard)</w:t>
      </w:r>
    </w:p>
    <w:p w:rsidR="00E318CD" w:rsidRDefault="002E3692">
      <w:pPr>
        <w:pStyle w:val="Heading2"/>
      </w:pPr>
      <w:bookmarkStart w:id="9" w:name="__RefHeading__125_2120808212"/>
      <w:bookmarkEnd w:id="9"/>
      <w:r>
        <w:t>2.1 Create an Order</w:t>
      </w:r>
    </w:p>
    <w:p w:rsidR="00E318CD" w:rsidRDefault="002E3692">
      <w:pPr>
        <w:pStyle w:val="TextBody"/>
      </w:pPr>
      <w:r>
        <w:t>The Physician logs into the Drug Order homepage. This page displays Patient information, list of drugs the Patient is allergic to and a table c</w:t>
      </w:r>
      <w:r>
        <w:t>alled 'Active Individual Drug Orders' that lists the currently active Drug Orders placed for the Patient including Order ID, Drug Name, Start Date information.</w:t>
      </w:r>
    </w:p>
    <w:p w:rsidR="00E318CD" w:rsidRDefault="002E3692">
      <w:pPr>
        <w:pStyle w:val="TextBody"/>
      </w:pPr>
      <w:r>
        <w:rPr>
          <w:noProof/>
          <w:lang w:eastAsia="en-US" w:bidi="ar-SA"/>
        </w:rPr>
        <w:lastRenderedPageBreak/>
        <w:drawing>
          <wp:anchor distT="0" distB="0" distL="0" distR="0" simplePos="0" relativeHeight="13" behindDoc="0" locked="0" layoutInCell="1" allowOverlap="1">
            <wp:simplePos x="0" y="0"/>
            <wp:positionH relativeFrom="column">
              <wp:posOffset>727710</wp:posOffset>
            </wp:positionH>
            <wp:positionV relativeFrom="paragraph">
              <wp:posOffset>-70485</wp:posOffset>
            </wp:positionV>
            <wp:extent cx="4876800" cy="272415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4876800" cy="2724150"/>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TextBody"/>
        <w:jc w:val="center"/>
      </w:pPr>
      <w:r>
        <w:t>(Fig.2 Drug Order Homepage)</w:t>
      </w:r>
    </w:p>
    <w:p w:rsidR="00E318CD" w:rsidRDefault="002E3692">
      <w:pPr>
        <w:pStyle w:val="TextBody"/>
      </w:pPr>
      <w:r>
        <w:t>To create a new Drug Order, the Physician clicks on the '+</w:t>
      </w:r>
      <w:r>
        <w:t>' icon corresponding to the 'Active Individual Drug Orders' label.</w:t>
      </w:r>
    </w:p>
    <w:p w:rsidR="00E318CD" w:rsidRDefault="002E3692">
      <w:pPr>
        <w:pStyle w:val="TextBody"/>
      </w:pPr>
      <w:r>
        <w:rPr>
          <w:noProof/>
          <w:lang w:eastAsia="en-US" w:bidi="ar-SA"/>
        </w:rPr>
        <w:drawing>
          <wp:anchor distT="0" distB="0" distL="0" distR="0" simplePos="0" relativeHeight="21" behindDoc="0" locked="0" layoutInCell="1" allowOverlap="1">
            <wp:simplePos x="0" y="0"/>
            <wp:positionH relativeFrom="column">
              <wp:align>center</wp:align>
            </wp:positionH>
            <wp:positionV relativeFrom="paragraph">
              <wp:align>top</wp:align>
            </wp:positionV>
            <wp:extent cx="5029200" cy="3156585"/>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stretch>
                      <a:fillRect/>
                    </a:stretch>
                  </pic:blipFill>
                  <pic:spPr bwMode="auto">
                    <a:xfrm>
                      <a:off x="0" y="0"/>
                      <a:ext cx="5029200" cy="3156585"/>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TextBody"/>
        <w:jc w:val="center"/>
      </w:pPr>
      <w:r>
        <w:t>(Fig.3 Create a Drug Order)</w:t>
      </w:r>
    </w:p>
    <w:p w:rsidR="00E318CD" w:rsidRDefault="002E3692">
      <w:pPr>
        <w:pStyle w:val="TextBody"/>
      </w:pPr>
      <w:r>
        <w:t xml:space="preserve">This loads a form to enter the details of the Order that needs to be placed. </w:t>
      </w:r>
      <w:ins w:id="10" w:author="Unknown Author" w:date="2017-03-22T19:49:00Z">
        <w:r>
          <w:t xml:space="preserve">Failure to specify even one of these values will </w:t>
        </w:r>
        <w:r>
          <w:t xml:space="preserve">not submit the form (no effect) when the 'Save' button is clicked with all the fields which are mandatory to be filled marked with an asterick sign and highlighted until filled. </w:t>
        </w:r>
      </w:ins>
    </w:p>
    <w:p w:rsidR="00E318CD" w:rsidRDefault="002E3692">
      <w:pPr>
        <w:pStyle w:val="TextBody"/>
      </w:pPr>
      <w:r>
        <w:lastRenderedPageBreak/>
        <w:commentReference w:id="11"/>
      </w:r>
      <w:r>
        <w:commentReference w:id="12"/>
      </w:r>
      <w:r>
        <w:commentReference w:id="13"/>
      </w:r>
      <w:r>
        <w:rPr>
          <w:noProof/>
          <w:lang w:eastAsia="en-US" w:bidi="ar-SA"/>
        </w:rPr>
        <w:drawing>
          <wp:anchor distT="0" distB="0" distL="0" distR="0" simplePos="0" relativeHeight="15" behindDoc="0" locked="0" layoutInCell="1" allowOverlap="1">
            <wp:simplePos x="0" y="0"/>
            <wp:positionH relativeFrom="column">
              <wp:align>center</wp:align>
            </wp:positionH>
            <wp:positionV relativeFrom="paragraph">
              <wp:align>top</wp:align>
            </wp:positionV>
            <wp:extent cx="4958080" cy="308610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1"/>
                    <a:stretch>
                      <a:fillRect/>
                    </a:stretch>
                  </pic:blipFill>
                  <pic:spPr bwMode="auto">
                    <a:xfrm>
                      <a:off x="0" y="0"/>
                      <a:ext cx="4958080" cy="3086100"/>
                    </a:xfrm>
                    <a:prstGeom prst="rect">
                      <a:avLst/>
                    </a:prstGeom>
                    <a:noFill/>
                    <a:ln w="9525">
                      <a:noFill/>
                      <a:miter lim="800000"/>
                      <a:headEnd/>
                      <a:tailEnd/>
                    </a:ln>
                  </pic:spPr>
                </pic:pic>
              </a:graphicData>
            </a:graphic>
          </wp:anchor>
        </w:drawing>
      </w:r>
    </w:p>
    <w:p w:rsidR="00E318CD" w:rsidRDefault="00E318CD">
      <w:pPr>
        <w:pStyle w:val="TextBody"/>
        <w:jc w:val="center"/>
      </w:pPr>
    </w:p>
    <w:p w:rsidR="00E318CD" w:rsidRDefault="00E318CD">
      <w:pPr>
        <w:pStyle w:val="TextBody"/>
        <w:jc w:val="center"/>
      </w:pPr>
    </w:p>
    <w:p w:rsidR="00E318CD" w:rsidRDefault="00E318CD">
      <w:pPr>
        <w:pStyle w:val="TextBody"/>
        <w:jc w:val="center"/>
      </w:pPr>
    </w:p>
    <w:p w:rsidR="00E318CD" w:rsidRDefault="00E318CD">
      <w:pPr>
        <w:pStyle w:val="TextBody"/>
        <w:jc w:val="center"/>
      </w:pPr>
    </w:p>
    <w:p w:rsidR="00E318CD" w:rsidRDefault="00E318CD">
      <w:pPr>
        <w:pStyle w:val="TextBody"/>
        <w:jc w:val="center"/>
      </w:pPr>
    </w:p>
    <w:p w:rsidR="00E318CD" w:rsidRDefault="00E318CD">
      <w:pPr>
        <w:pStyle w:val="TextBody"/>
        <w:jc w:val="center"/>
      </w:pPr>
    </w:p>
    <w:p w:rsidR="00E318CD" w:rsidRDefault="00E318CD">
      <w:pPr>
        <w:pStyle w:val="TextBody"/>
        <w:jc w:val="center"/>
      </w:pPr>
    </w:p>
    <w:p w:rsidR="00E318CD" w:rsidRDefault="00E318CD">
      <w:pPr>
        <w:pStyle w:val="TextBody"/>
        <w:jc w:val="center"/>
      </w:pPr>
    </w:p>
    <w:p w:rsidR="00E318CD" w:rsidRDefault="00E318CD">
      <w:pPr>
        <w:pStyle w:val="TextBody"/>
        <w:jc w:val="center"/>
      </w:pPr>
    </w:p>
    <w:p w:rsidR="00E318CD" w:rsidRDefault="00E318CD">
      <w:pPr>
        <w:pStyle w:val="TextBody"/>
        <w:jc w:val="center"/>
      </w:pPr>
    </w:p>
    <w:p w:rsidR="00E318CD" w:rsidRDefault="002E3692">
      <w:pPr>
        <w:pStyle w:val="TextBody"/>
        <w:jc w:val="center"/>
      </w:pPr>
      <w:r>
        <w:t>(Fig.4 Create Drug Order form)</w:t>
      </w:r>
    </w:p>
    <w:p w:rsidR="00E318CD" w:rsidRDefault="002E3692">
      <w:pPr>
        <w:pStyle w:val="TextBody"/>
      </w:pPr>
      <w:r>
        <w:t>When the Physician starts</w:t>
      </w:r>
      <w:r>
        <w:t xml:space="preserve"> typing the name of the Drug, the field auto-completes itself.</w:t>
      </w:r>
    </w:p>
    <w:p w:rsidR="00E318CD" w:rsidRDefault="002E3692">
      <w:pPr>
        <w:pStyle w:val="TextBody"/>
      </w:pPr>
      <w:r>
        <w:rPr>
          <w:noProof/>
          <w:lang w:eastAsia="en-US" w:bidi="ar-SA"/>
        </w:rPr>
        <w:drawing>
          <wp:anchor distT="0" distB="0" distL="0" distR="0" simplePos="0" relativeHeight="16" behindDoc="0" locked="0" layoutInCell="1" allowOverlap="1">
            <wp:simplePos x="0" y="0"/>
            <wp:positionH relativeFrom="column">
              <wp:align>center</wp:align>
            </wp:positionH>
            <wp:positionV relativeFrom="paragraph">
              <wp:align>top</wp:align>
            </wp:positionV>
            <wp:extent cx="4775200" cy="3169285"/>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2"/>
                    <a:stretch>
                      <a:fillRect/>
                    </a:stretch>
                  </pic:blipFill>
                  <pic:spPr bwMode="auto">
                    <a:xfrm>
                      <a:off x="0" y="0"/>
                      <a:ext cx="4775200" cy="3169285"/>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jc w:val="center"/>
      </w:pPr>
    </w:p>
    <w:p w:rsidR="00E318CD" w:rsidRDefault="002E3692">
      <w:pPr>
        <w:pStyle w:val="TextBody"/>
        <w:jc w:val="center"/>
      </w:pPr>
      <w:r>
        <w:t>(Fig.5 Auto-complete Drug Name)</w:t>
      </w:r>
    </w:p>
    <w:p w:rsidR="00E318CD" w:rsidRDefault="002E3692">
      <w:pPr>
        <w:pStyle w:val="TextBody"/>
      </w:pPr>
      <w:r>
        <w:t xml:space="preserve">The Order selected is Aspirin. Note that the Patient is identified to be allergic to Aspirin (as indicated in the top section of the homepage). This will display a </w:t>
      </w:r>
      <w:commentRangeStart w:id="14"/>
      <w:r>
        <w:t xml:space="preserve">field </w:t>
      </w:r>
      <w:commentRangeEnd w:id="14"/>
      <w:r>
        <w:commentReference w:id="14"/>
      </w:r>
      <w:r>
        <w:commentReference w:id="15"/>
      </w:r>
      <w:r>
        <w:commentReference w:id="16"/>
      </w:r>
      <w:r>
        <w:t>asking the Physician to enter the reasons for ordering the allergic drug.</w:t>
      </w:r>
    </w:p>
    <w:p w:rsidR="00E318CD" w:rsidRDefault="002E3692">
      <w:pPr>
        <w:pStyle w:val="TextBody"/>
      </w:pPr>
      <w:r>
        <w:rPr>
          <w:noProof/>
          <w:lang w:eastAsia="en-US" w:bidi="ar-SA"/>
        </w:rPr>
        <w:drawing>
          <wp:anchor distT="0" distB="0" distL="0" distR="0" simplePos="0" relativeHeight="23" behindDoc="0" locked="0" layoutInCell="1" allowOverlap="1">
            <wp:simplePos x="0" y="0"/>
            <wp:positionH relativeFrom="column">
              <wp:align>center</wp:align>
            </wp:positionH>
            <wp:positionV relativeFrom="paragraph">
              <wp:align>top</wp:align>
            </wp:positionV>
            <wp:extent cx="4933950" cy="3121660"/>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3"/>
                    <a:stretch>
                      <a:fillRect/>
                    </a:stretch>
                  </pic:blipFill>
                  <pic:spPr bwMode="auto">
                    <a:xfrm>
                      <a:off x="0" y="0"/>
                      <a:ext cx="4933950" cy="3121660"/>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TextBody"/>
        <w:jc w:val="center"/>
      </w:pPr>
      <w:r>
        <w:t>(Fig.6 Allergic Order Reason)</w:t>
      </w:r>
    </w:p>
    <w:p w:rsidR="00E318CD" w:rsidRDefault="002E3692">
      <w:pPr>
        <w:pStyle w:val="TextBody"/>
      </w:pPr>
      <w:r>
        <w:t xml:space="preserve">Next, the Physician enters the values for Dose, Duration, Quantity and selects the appropriate unit for each of these parameters from the list of options provided in the </w:t>
      </w:r>
      <w:r>
        <w:rPr>
          <w:b/>
          <w:bCs/>
        </w:rPr>
        <w:t>select</w:t>
      </w:r>
      <w:r>
        <w:t xml:space="preserve"> widget. </w:t>
      </w:r>
    </w:p>
    <w:p w:rsidR="00E318CD" w:rsidRDefault="002E3692">
      <w:pPr>
        <w:pStyle w:val="TextBody"/>
      </w:pPr>
      <w:r>
        <w:rPr>
          <w:noProof/>
          <w:lang w:eastAsia="en-US" w:bidi="ar-SA"/>
        </w:rPr>
        <w:lastRenderedPageBreak/>
        <w:drawing>
          <wp:anchor distT="0" distB="0" distL="0" distR="0" simplePos="0" relativeHeight="17" behindDoc="0" locked="0" layoutInCell="1" allowOverlap="1">
            <wp:simplePos x="0" y="0"/>
            <wp:positionH relativeFrom="column">
              <wp:align>center</wp:align>
            </wp:positionH>
            <wp:positionV relativeFrom="paragraph">
              <wp:align>top</wp:align>
            </wp:positionV>
            <wp:extent cx="4958080" cy="3127375"/>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4"/>
                    <a:stretch>
                      <a:fillRect/>
                    </a:stretch>
                  </pic:blipFill>
                  <pic:spPr bwMode="auto">
                    <a:xfrm>
                      <a:off x="0" y="0"/>
                      <a:ext cx="4958080" cy="3127375"/>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jc w:val="center"/>
      </w:pPr>
    </w:p>
    <w:p w:rsidR="00E318CD" w:rsidRDefault="002E3692">
      <w:pPr>
        <w:pStyle w:val="TextBody"/>
        <w:jc w:val="center"/>
      </w:pPr>
      <w:r>
        <w:t xml:space="preserve">(Fig.7 Specify </w:t>
      </w:r>
      <w:r>
        <w:t>measurement units - 1)</w:t>
      </w:r>
      <w:r>
        <w:br/>
      </w:r>
    </w:p>
    <w:p w:rsidR="00E318CD" w:rsidRDefault="002E3692">
      <w:pPr>
        <w:pStyle w:val="TextBody"/>
      </w:pPr>
      <w:r>
        <w:t>Scrolling down, each parameter's unit is specified with the widgets provided.</w:t>
      </w:r>
    </w:p>
    <w:p w:rsidR="00E318CD" w:rsidRDefault="002E3692">
      <w:pPr>
        <w:pStyle w:val="TextBody"/>
      </w:pPr>
      <w:r>
        <w:rPr>
          <w:noProof/>
          <w:lang w:eastAsia="en-US" w:bidi="ar-SA"/>
        </w:rPr>
        <w:drawing>
          <wp:anchor distT="0" distB="0" distL="0" distR="0" simplePos="0" relativeHeight="18" behindDoc="0" locked="0" layoutInCell="1" allowOverlap="1">
            <wp:simplePos x="0" y="0"/>
            <wp:positionH relativeFrom="column">
              <wp:posOffset>733425</wp:posOffset>
            </wp:positionH>
            <wp:positionV relativeFrom="paragraph">
              <wp:posOffset>22225</wp:posOffset>
            </wp:positionV>
            <wp:extent cx="4864735" cy="313944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5"/>
                    <a:stretch>
                      <a:fillRect/>
                    </a:stretch>
                  </pic:blipFill>
                  <pic:spPr bwMode="auto">
                    <a:xfrm>
                      <a:off x="0" y="0"/>
                      <a:ext cx="4864735" cy="3139440"/>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jc w:val="center"/>
      </w:pPr>
    </w:p>
    <w:p w:rsidR="00E318CD" w:rsidRDefault="002E3692">
      <w:pPr>
        <w:pStyle w:val="TextBody"/>
        <w:jc w:val="center"/>
      </w:pPr>
      <w:r>
        <w:t>(Fig.8 Specify measurement units – 2)</w:t>
      </w:r>
    </w:p>
    <w:p w:rsidR="00E318CD" w:rsidRDefault="002E3692">
      <w:pPr>
        <w:pStyle w:val="TextBody"/>
      </w:pPr>
      <w:r>
        <w:t xml:space="preserve">The Physician then specifies the diagnosis made. This indicates the illness to cure which this Drug </w:t>
      </w:r>
      <w:r>
        <w:t xml:space="preserve">Order is made. The diagnosis field also works on auto-complete and lists options when the Physician </w:t>
      </w:r>
      <w:r>
        <w:lastRenderedPageBreak/>
        <w:t>begins to type.</w:t>
      </w:r>
    </w:p>
    <w:p w:rsidR="00E318CD" w:rsidRDefault="002E3692">
      <w:pPr>
        <w:pStyle w:val="TextBody"/>
      </w:pPr>
      <w:r>
        <w:rPr>
          <w:noProof/>
          <w:lang w:eastAsia="en-US" w:bidi="ar-SA"/>
        </w:rPr>
        <w:drawing>
          <wp:anchor distT="0" distB="0" distL="0" distR="0" simplePos="0" relativeHeight="22" behindDoc="0" locked="0" layoutInCell="1" allowOverlap="1">
            <wp:simplePos x="0" y="0"/>
            <wp:positionH relativeFrom="column">
              <wp:align>center</wp:align>
            </wp:positionH>
            <wp:positionV relativeFrom="paragraph">
              <wp:align>top</wp:align>
            </wp:positionV>
            <wp:extent cx="4782820" cy="2940050"/>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6"/>
                    <a:stretch>
                      <a:fillRect/>
                    </a:stretch>
                  </pic:blipFill>
                  <pic:spPr bwMode="auto">
                    <a:xfrm>
                      <a:off x="0" y="0"/>
                      <a:ext cx="4782820" cy="2940050"/>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TextBody"/>
        <w:jc w:val="center"/>
      </w:pPr>
      <w:commentRangeStart w:id="17"/>
      <w:r>
        <w:t>(Fig.9 Specify diagnosis)</w:t>
      </w:r>
      <w:commentRangeEnd w:id="17"/>
      <w:r>
        <w:commentReference w:id="17"/>
      </w:r>
      <w:r>
        <w:br/>
      </w:r>
    </w:p>
    <w:p w:rsidR="00E318CD" w:rsidRDefault="002E3692">
      <w:pPr>
        <w:pStyle w:val="TextBody"/>
      </w:pPr>
      <w:r>
        <w:t>The Physician also selects an option for priority which is set to 'Normal'</w:t>
      </w:r>
      <w:r>
        <w:t xml:space="preserve"> by default. He/She specifies the number of refills that are allowed on the Order and the interval (number of days) between refills. </w:t>
      </w:r>
    </w:p>
    <w:p w:rsidR="00E318CD" w:rsidRDefault="002E3692">
      <w:pPr>
        <w:pStyle w:val="TextBody"/>
      </w:pPr>
      <w:r>
        <w:rPr>
          <w:noProof/>
          <w:lang w:eastAsia="en-US" w:bidi="ar-SA"/>
        </w:rPr>
        <w:drawing>
          <wp:anchor distT="0" distB="0" distL="0" distR="0" simplePos="0" relativeHeight="251658240" behindDoc="0" locked="0" layoutInCell="1" allowOverlap="1">
            <wp:simplePos x="0" y="0"/>
            <wp:positionH relativeFrom="column">
              <wp:posOffset>825500</wp:posOffset>
            </wp:positionH>
            <wp:positionV relativeFrom="paragraph">
              <wp:posOffset>114935</wp:posOffset>
            </wp:positionV>
            <wp:extent cx="4681855" cy="3015615"/>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7"/>
                    <a:stretch>
                      <a:fillRect/>
                    </a:stretch>
                  </pic:blipFill>
                  <pic:spPr bwMode="auto">
                    <a:xfrm>
                      <a:off x="0" y="0"/>
                      <a:ext cx="4681855" cy="3015615"/>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TextBody"/>
        <w:jc w:val="center"/>
      </w:pPr>
      <w:r>
        <w:br/>
        <w:t>(Fig.10 Specify refill)</w:t>
      </w:r>
    </w:p>
    <w:p w:rsidR="00E318CD" w:rsidRDefault="002E3692">
      <w:pPr>
        <w:pStyle w:val="TextBody"/>
      </w:pPr>
      <w:r>
        <w:t>Finally, the Physician will provide free-text instructions for both the Patient and th</w:t>
      </w:r>
      <w:r>
        <w:t>e Pharmacist.</w:t>
      </w:r>
    </w:p>
    <w:p w:rsidR="00E318CD" w:rsidRDefault="002E3692">
      <w:pPr>
        <w:pStyle w:val="TextBody"/>
      </w:pPr>
      <w:r>
        <w:rPr>
          <w:noProof/>
          <w:lang w:eastAsia="en-US" w:bidi="ar-SA"/>
        </w:rPr>
        <w:lastRenderedPageBreak/>
        <w:drawing>
          <wp:anchor distT="0" distB="0" distL="0" distR="0" simplePos="0" relativeHeight="251659264" behindDoc="0" locked="0" layoutInCell="1" allowOverlap="1">
            <wp:simplePos x="0" y="0"/>
            <wp:positionH relativeFrom="column">
              <wp:align>center</wp:align>
            </wp:positionH>
            <wp:positionV relativeFrom="paragraph">
              <wp:align>top</wp:align>
            </wp:positionV>
            <wp:extent cx="4660265" cy="318389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8"/>
                    <a:stretch>
                      <a:fillRect/>
                    </a:stretch>
                  </pic:blipFill>
                  <pic:spPr bwMode="auto">
                    <a:xfrm>
                      <a:off x="0" y="0"/>
                      <a:ext cx="4660265" cy="3183890"/>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TextBody"/>
        <w:jc w:val="center"/>
      </w:pPr>
      <w:r>
        <w:t>(Fig.11 Additional Instructions)</w:t>
      </w:r>
    </w:p>
    <w:p w:rsidR="00E318CD" w:rsidRDefault="002E3692">
      <w:pPr>
        <w:pStyle w:val="TextBody"/>
      </w:pPr>
      <w:r>
        <w:t>Assured with the formulation provided, the Physician clicks the 'Save' button and an Order is created. An alert is displayed confirming the same to the user. The newly created Order is displayed in</w:t>
      </w:r>
      <w:r>
        <w:t xml:space="preserve"> the Active Drug Orders table.</w:t>
      </w:r>
    </w:p>
    <w:p w:rsidR="00E318CD" w:rsidRDefault="002E3692">
      <w:pPr>
        <w:pStyle w:val="TextBody"/>
      </w:pPr>
      <w:r>
        <w:rPr>
          <w:noProof/>
          <w:lang w:eastAsia="en-US" w:bidi="ar-SA"/>
        </w:rPr>
        <w:drawing>
          <wp:anchor distT="0" distB="0" distL="0" distR="0" simplePos="0" relativeHeight="2" behindDoc="0" locked="0" layoutInCell="1" allowOverlap="1">
            <wp:simplePos x="0" y="0"/>
            <wp:positionH relativeFrom="column">
              <wp:align>center</wp:align>
            </wp:positionH>
            <wp:positionV relativeFrom="paragraph">
              <wp:align>top</wp:align>
            </wp:positionV>
            <wp:extent cx="4775200" cy="315277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9"/>
                    <a:stretch>
                      <a:fillRect/>
                    </a:stretch>
                  </pic:blipFill>
                  <pic:spPr bwMode="auto">
                    <a:xfrm>
                      <a:off x="0" y="0"/>
                      <a:ext cx="4775200" cy="3152775"/>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TextBody"/>
        <w:jc w:val="center"/>
      </w:pPr>
      <w:bookmarkStart w:id="18" w:name="__DdeLink__285_719512023"/>
      <w:bookmarkEnd w:id="18"/>
      <w:r>
        <w:t>(Fig.12 Order Created)</w:t>
      </w:r>
    </w:p>
    <w:p w:rsidR="00E318CD" w:rsidRDefault="002E3692">
      <w:pPr>
        <w:pStyle w:val="TextBody"/>
      </w:pPr>
      <w:r>
        <w:t>The active Order is also listed in the Patient Dashboard.</w:t>
      </w:r>
    </w:p>
    <w:p w:rsidR="00E318CD" w:rsidRDefault="002E3692">
      <w:pPr>
        <w:pStyle w:val="TextBody"/>
      </w:pPr>
      <w:r>
        <w:rPr>
          <w:noProof/>
          <w:lang w:eastAsia="en-US" w:bidi="ar-SA"/>
        </w:rPr>
        <w:lastRenderedPageBreak/>
        <w:drawing>
          <wp:anchor distT="0" distB="0" distL="0" distR="0" simplePos="0" relativeHeight="4" behindDoc="0" locked="0" layoutInCell="1" allowOverlap="1">
            <wp:simplePos x="0" y="0"/>
            <wp:positionH relativeFrom="column">
              <wp:align>center</wp:align>
            </wp:positionH>
            <wp:positionV relativeFrom="paragraph">
              <wp:align>top</wp:align>
            </wp:positionV>
            <wp:extent cx="5050155" cy="2918460"/>
            <wp:effectExtent l="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0"/>
                    <a:stretch>
                      <a:fillRect/>
                    </a:stretch>
                  </pic:blipFill>
                  <pic:spPr bwMode="auto">
                    <a:xfrm>
                      <a:off x="0" y="0"/>
                      <a:ext cx="5050155" cy="2918460"/>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TextBody"/>
        <w:jc w:val="center"/>
      </w:pPr>
      <w:r>
        <w:t>(Fig.13 Dashboard updated)</w:t>
      </w:r>
    </w:p>
    <w:p w:rsidR="00E318CD" w:rsidRDefault="002E3692">
      <w:pPr>
        <w:pStyle w:val="Heading2"/>
      </w:pPr>
      <w:bookmarkStart w:id="19" w:name="__RefHeading__127_2120808212"/>
      <w:bookmarkEnd w:id="19"/>
      <w:r>
        <w:t>2.2 View an Order</w:t>
      </w:r>
    </w:p>
    <w:p w:rsidR="00E318CD" w:rsidRDefault="002E3692">
      <w:pPr>
        <w:pStyle w:val="TextBody"/>
      </w:pPr>
      <w:r>
        <w:t xml:space="preserve">The Drug Order table displays the Drug Name, Start Date and Dosage </w:t>
      </w:r>
      <w:r>
        <w:t>information. Upon clicking a row (representing an Order), a fragment containing all the information pertaining to the Order is displayed. The selected Order is highlighted in the table.</w:t>
      </w:r>
    </w:p>
    <w:p w:rsidR="00E318CD" w:rsidRDefault="002E3692">
      <w:pPr>
        <w:pStyle w:val="TextBody"/>
      </w:pPr>
      <w:r>
        <w:rPr>
          <w:noProof/>
          <w:lang w:eastAsia="en-US" w:bidi="ar-SA"/>
        </w:rPr>
        <w:drawing>
          <wp:anchor distT="0" distB="0" distL="0" distR="0" simplePos="0" relativeHeight="3" behindDoc="0" locked="0" layoutInCell="1" allowOverlap="1">
            <wp:simplePos x="0" y="0"/>
            <wp:positionH relativeFrom="column">
              <wp:align>center</wp:align>
            </wp:positionH>
            <wp:positionV relativeFrom="paragraph">
              <wp:align>top</wp:align>
            </wp:positionV>
            <wp:extent cx="4872990" cy="3105785"/>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1"/>
                    <a:stretch>
                      <a:fillRect/>
                    </a:stretch>
                  </pic:blipFill>
                  <pic:spPr bwMode="auto">
                    <a:xfrm>
                      <a:off x="0" y="0"/>
                      <a:ext cx="4872990" cy="3105785"/>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TextBody"/>
        <w:jc w:val="center"/>
      </w:pPr>
      <w:r>
        <w:t>(Fig.14 View Order)</w:t>
      </w:r>
    </w:p>
    <w:p w:rsidR="00E318CD" w:rsidRDefault="002E3692">
      <w:pPr>
        <w:pStyle w:val="Heading2"/>
      </w:pPr>
      <w:bookmarkStart w:id="20" w:name="__RefHeading__129_2120808212"/>
      <w:bookmarkEnd w:id="20"/>
      <w:r>
        <w:t>2.3 Edit an Order</w:t>
      </w:r>
    </w:p>
    <w:p w:rsidR="00E318CD" w:rsidRDefault="002E3692">
      <w:pPr>
        <w:pStyle w:val="TextBody"/>
      </w:pPr>
      <w:r>
        <w:t>Once the Physician h</w:t>
      </w:r>
      <w:r>
        <w:t xml:space="preserve">as placed an Order, the Order can be modified. Click on the 'Edit' icon corresponding to the Order. This will load the form with all the Order entries populated. </w:t>
      </w:r>
    </w:p>
    <w:p w:rsidR="00E318CD" w:rsidRDefault="002E3692">
      <w:pPr>
        <w:pStyle w:val="TextBody"/>
      </w:pPr>
      <w:r>
        <w:rPr>
          <w:noProof/>
          <w:lang w:eastAsia="en-US" w:bidi="ar-SA"/>
        </w:rPr>
        <w:drawing>
          <wp:anchor distT="0" distB="0" distL="0" distR="0" simplePos="0" relativeHeight="19" behindDoc="0" locked="0" layoutInCell="1" allowOverlap="1">
            <wp:simplePos x="0" y="0"/>
            <wp:positionH relativeFrom="column">
              <wp:align>center</wp:align>
            </wp:positionH>
            <wp:positionV relativeFrom="paragraph">
              <wp:align>top</wp:align>
            </wp:positionV>
            <wp:extent cx="5219700" cy="2851150"/>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2"/>
                    <a:stretch>
                      <a:fillRect/>
                    </a:stretch>
                  </pic:blipFill>
                  <pic:spPr bwMode="auto">
                    <a:xfrm>
                      <a:off x="0" y="0"/>
                      <a:ext cx="5219700" cy="2851150"/>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TextBody"/>
        <w:jc w:val="center"/>
      </w:pPr>
      <w:commentRangeStart w:id="21"/>
      <w:r>
        <w:t>(Fig.15 Edit Order)</w:t>
      </w:r>
      <w:commentRangeEnd w:id="21"/>
      <w:r>
        <w:commentReference w:id="21"/>
      </w:r>
      <w:r>
        <w:commentReference w:id="22"/>
      </w:r>
      <w:r>
        <w:commentReference w:id="23"/>
      </w:r>
    </w:p>
    <w:p w:rsidR="00E318CD" w:rsidRDefault="002E3692">
      <w:pPr>
        <w:pStyle w:val="TextBody"/>
      </w:pPr>
      <w:r>
        <w:t xml:space="preserve">The Physician can revise and change one or more of </w:t>
      </w:r>
      <w:r>
        <w:t>the entries and click the 'Save' button. This will void the previous Order and create a new Order with new formulations in it's place.</w:t>
      </w:r>
    </w:p>
    <w:p w:rsidR="00E318CD" w:rsidRDefault="002E3692">
      <w:pPr>
        <w:pStyle w:val="TextBody"/>
      </w:pPr>
      <w:r>
        <w:rPr>
          <w:noProof/>
          <w:lang w:eastAsia="en-US" w:bidi="ar-SA"/>
        </w:rPr>
        <w:drawing>
          <wp:anchor distT="0" distB="0" distL="0" distR="0" simplePos="0" relativeHeight="5" behindDoc="0" locked="0" layoutInCell="1" allowOverlap="1">
            <wp:simplePos x="0" y="0"/>
            <wp:positionH relativeFrom="column">
              <wp:align>center</wp:align>
            </wp:positionH>
            <wp:positionV relativeFrom="paragraph">
              <wp:align>top</wp:align>
            </wp:positionV>
            <wp:extent cx="4914900" cy="3174365"/>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8"/>
                    <a:stretch>
                      <a:fillRect/>
                    </a:stretch>
                  </pic:blipFill>
                  <pic:spPr bwMode="auto">
                    <a:xfrm>
                      <a:off x="0" y="0"/>
                      <a:ext cx="4914900" cy="3174365"/>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TextBody"/>
        <w:jc w:val="center"/>
      </w:pPr>
      <w:r>
        <w:t>(Fig.16 Save edited Order)</w:t>
      </w:r>
    </w:p>
    <w:p w:rsidR="00E318CD" w:rsidRDefault="002E3692">
      <w:pPr>
        <w:pStyle w:val="Heading2"/>
      </w:pPr>
      <w:bookmarkStart w:id="24" w:name="__RefHeading__131_2120808212"/>
      <w:bookmarkEnd w:id="24"/>
      <w:r>
        <w:t>2.4 Discontinue an Order</w:t>
      </w:r>
    </w:p>
    <w:p w:rsidR="00E318CD" w:rsidRDefault="002E3692">
      <w:pPr>
        <w:pStyle w:val="TextBody"/>
      </w:pPr>
      <w:r>
        <w:t>Consider the scenario where the Physician wants to discon</w:t>
      </w:r>
      <w:r>
        <w:t xml:space="preserve">tinue the Order. He/She will click on the 'Discontinue' icon corresponding to an Order. This will load a fragment displaying the details of the Order. </w:t>
      </w:r>
    </w:p>
    <w:p w:rsidR="00E318CD" w:rsidRDefault="002E3692">
      <w:pPr>
        <w:pStyle w:val="TextBody"/>
      </w:pPr>
      <w:r>
        <w:rPr>
          <w:noProof/>
          <w:lang w:eastAsia="en-US" w:bidi="ar-SA"/>
        </w:rPr>
        <w:drawing>
          <wp:anchor distT="0" distB="0" distL="0" distR="0" simplePos="0" relativeHeight="14" behindDoc="0" locked="0" layoutInCell="1" allowOverlap="1">
            <wp:simplePos x="0" y="0"/>
            <wp:positionH relativeFrom="column">
              <wp:align>center</wp:align>
            </wp:positionH>
            <wp:positionV relativeFrom="paragraph">
              <wp:align>top</wp:align>
            </wp:positionV>
            <wp:extent cx="4996180" cy="2957830"/>
            <wp:effectExtent l="0" t="0" r="0" b="0"/>
            <wp:wrapSquare wrapText="largest"/>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3"/>
                    <a:stretch>
                      <a:fillRect/>
                    </a:stretch>
                  </pic:blipFill>
                  <pic:spPr bwMode="auto">
                    <a:xfrm>
                      <a:off x="0" y="0"/>
                      <a:ext cx="4996180" cy="2957830"/>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TextBody"/>
        <w:jc w:val="center"/>
      </w:pPr>
      <w:r>
        <w:t xml:space="preserve">(Fig.17 </w:t>
      </w:r>
      <w:bookmarkStart w:id="25" w:name="__DdeLink__321_1335275632"/>
      <w:bookmarkStart w:id="26" w:name="__DdeLink__314_518543775"/>
      <w:r>
        <w:t>Discontinue</w:t>
      </w:r>
      <w:bookmarkEnd w:id="25"/>
      <w:bookmarkEnd w:id="26"/>
      <w:r>
        <w:t xml:space="preserve"> Order)</w:t>
      </w:r>
    </w:p>
    <w:p w:rsidR="00E318CD" w:rsidRDefault="002E3692">
      <w:pPr>
        <w:pStyle w:val="TextBody"/>
      </w:pPr>
      <w:r>
        <w:t xml:space="preserve">The Physician can choose from one of the options from the select </w:t>
      </w:r>
      <w:r>
        <w:t>field listing a set of pre-defined reasons for discontinuing the Order.</w:t>
      </w:r>
    </w:p>
    <w:p w:rsidR="00E318CD" w:rsidRDefault="002E3692">
      <w:pPr>
        <w:pStyle w:val="TextBody"/>
      </w:pPr>
      <w:r>
        <w:rPr>
          <w:noProof/>
          <w:lang w:eastAsia="en-US" w:bidi="ar-SA"/>
        </w:rPr>
        <w:lastRenderedPageBreak/>
        <w:drawing>
          <wp:anchor distT="0" distB="0" distL="0" distR="0" simplePos="0" relativeHeight="6" behindDoc="0" locked="0" layoutInCell="1" allowOverlap="1">
            <wp:simplePos x="0" y="0"/>
            <wp:positionH relativeFrom="column">
              <wp:align>center</wp:align>
            </wp:positionH>
            <wp:positionV relativeFrom="paragraph">
              <wp:align>top</wp:align>
            </wp:positionV>
            <wp:extent cx="4879340" cy="2974340"/>
            <wp:effectExtent l="0" t="0" r="0" b="0"/>
            <wp:wrapSquare wrapText="largest"/>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4"/>
                    <a:stretch>
                      <a:fillRect/>
                    </a:stretch>
                  </pic:blipFill>
                  <pic:spPr bwMode="auto">
                    <a:xfrm>
                      <a:off x="0" y="0"/>
                      <a:ext cx="4879340" cy="2974340"/>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TextBody"/>
        <w:jc w:val="center"/>
      </w:pPr>
      <w:r>
        <w:t>(Fig.18 Discontinue Order – Select reason)</w:t>
      </w:r>
    </w:p>
    <w:p w:rsidR="00E318CD" w:rsidRDefault="002E3692">
      <w:pPr>
        <w:pStyle w:val="TextBody"/>
      </w:pPr>
      <w:r>
        <w:t>Alternately, the Physician can select the 'Other' option to manually enter a reason for discontinuing the selected Order. Once the</w:t>
      </w:r>
      <w:r>
        <w:t xml:space="preserve"> reason for discontinuation is selected/entered, the Physician clicks on the 'Confirm' button. </w:t>
      </w:r>
    </w:p>
    <w:p w:rsidR="00E318CD" w:rsidRDefault="002E3692">
      <w:pPr>
        <w:pStyle w:val="TextBody"/>
      </w:pPr>
      <w:r>
        <w:rPr>
          <w:noProof/>
          <w:lang w:eastAsia="en-US" w:bidi="ar-SA"/>
        </w:rPr>
        <w:drawing>
          <wp:anchor distT="0" distB="0" distL="0" distR="0" simplePos="0" relativeHeight="7" behindDoc="0" locked="0" layoutInCell="1" allowOverlap="1">
            <wp:simplePos x="0" y="0"/>
            <wp:positionH relativeFrom="column">
              <wp:align>center</wp:align>
            </wp:positionH>
            <wp:positionV relativeFrom="paragraph">
              <wp:align>top</wp:align>
            </wp:positionV>
            <wp:extent cx="4932045" cy="2874645"/>
            <wp:effectExtent l="0" t="0" r="0" b="0"/>
            <wp:wrapSquare wrapText="largest"/>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5"/>
                    <a:stretch>
                      <a:fillRect/>
                    </a:stretch>
                  </pic:blipFill>
                  <pic:spPr bwMode="auto">
                    <a:xfrm>
                      <a:off x="0" y="0"/>
                      <a:ext cx="4932045" cy="2874645"/>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TextBody"/>
        <w:jc w:val="center"/>
      </w:pPr>
      <w:bookmarkStart w:id="27" w:name="__DdeLink__291_330943153"/>
      <w:bookmarkEnd w:id="27"/>
      <w:r>
        <w:t>(Fig.19 Discontinue Order – Enter reason)</w:t>
      </w:r>
    </w:p>
    <w:p w:rsidR="00E318CD" w:rsidRDefault="002E3692">
      <w:pPr>
        <w:pStyle w:val="TextBody"/>
      </w:pPr>
      <w:r>
        <w:t xml:space="preserve">Once the Order is discontinued, an alert will be displayed informing the user that the Order has been </w:t>
      </w:r>
      <w:r>
        <w:t>discontinued. The Order will no longer be visible in the Active Drug Orders table.</w:t>
      </w:r>
    </w:p>
    <w:p w:rsidR="00E318CD" w:rsidRDefault="002E3692">
      <w:pPr>
        <w:pStyle w:val="TextBody"/>
      </w:pPr>
      <w:r>
        <w:rPr>
          <w:noProof/>
          <w:lang w:eastAsia="en-US" w:bidi="ar-SA"/>
        </w:rPr>
        <w:lastRenderedPageBreak/>
        <w:drawing>
          <wp:anchor distT="0" distB="0" distL="0" distR="0" simplePos="0" relativeHeight="8" behindDoc="0" locked="0" layoutInCell="1" allowOverlap="1">
            <wp:simplePos x="0" y="0"/>
            <wp:positionH relativeFrom="column">
              <wp:align>center</wp:align>
            </wp:positionH>
            <wp:positionV relativeFrom="paragraph">
              <wp:align>top</wp:align>
            </wp:positionV>
            <wp:extent cx="4792345" cy="3133090"/>
            <wp:effectExtent l="0" t="0" r="0" b="0"/>
            <wp:wrapSquare wrapText="largest"/>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6"/>
                    <a:stretch>
                      <a:fillRect/>
                    </a:stretch>
                  </pic:blipFill>
                  <pic:spPr bwMode="auto">
                    <a:xfrm>
                      <a:off x="0" y="0"/>
                      <a:ext cx="4792345" cy="3133090"/>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TextBody"/>
        <w:jc w:val="center"/>
      </w:pPr>
      <w:r>
        <w:t>(Fig.20 Order Discontinued)</w:t>
      </w:r>
    </w:p>
    <w:p w:rsidR="00E318CD" w:rsidRDefault="002E3692">
      <w:pPr>
        <w:pStyle w:val="TextBody"/>
      </w:pPr>
      <w:r>
        <w:t xml:space="preserve">Consider a situation where the Patient comes back to the Physician after a few months with the same illness. The Physician wants to </w:t>
      </w:r>
      <w:r>
        <w:t>place an Order for the same drug that he/she prescribed earlier. Instead of creating a new Drug Order, the Physician will simply renew the old non-active Order and make changes wherever necessary.</w:t>
      </w:r>
    </w:p>
    <w:p w:rsidR="00E318CD" w:rsidRDefault="002E3692">
      <w:pPr>
        <w:pStyle w:val="Heading2"/>
      </w:pPr>
      <w:bookmarkStart w:id="28" w:name="__RefHeading__133_2120808212"/>
      <w:bookmarkEnd w:id="28"/>
      <w:r>
        <w:t>2.5 Renew an Order</w:t>
      </w:r>
    </w:p>
    <w:p w:rsidR="00E318CD" w:rsidRDefault="002E3692">
      <w:pPr>
        <w:pStyle w:val="TextBody"/>
      </w:pPr>
      <w:r>
        <w:t>Upon clicking 'Discontinued/Canceled/Ful</w:t>
      </w:r>
      <w:r>
        <w:t>filled Orders' link, a table containing the list of past Drug Orders that are no longer active is displayed. This table is kept not displayed by default on the page.</w:t>
      </w:r>
    </w:p>
    <w:p w:rsidR="00E318CD" w:rsidRDefault="002E3692">
      <w:pPr>
        <w:pStyle w:val="TextBody"/>
      </w:pPr>
      <w:r>
        <w:rPr>
          <w:noProof/>
          <w:lang w:eastAsia="en-US" w:bidi="ar-SA"/>
        </w:rPr>
        <w:drawing>
          <wp:anchor distT="0" distB="0" distL="0" distR="0" simplePos="0" relativeHeight="9" behindDoc="0" locked="0" layoutInCell="1" allowOverlap="1">
            <wp:simplePos x="0" y="0"/>
            <wp:positionH relativeFrom="column">
              <wp:align>center</wp:align>
            </wp:positionH>
            <wp:positionV relativeFrom="paragraph">
              <wp:align>top</wp:align>
            </wp:positionV>
            <wp:extent cx="5126990" cy="3331210"/>
            <wp:effectExtent l="0" t="0" r="0" b="0"/>
            <wp:wrapSquare wrapText="largest"/>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7"/>
                    <a:stretch>
                      <a:fillRect/>
                    </a:stretch>
                  </pic:blipFill>
                  <pic:spPr bwMode="auto">
                    <a:xfrm>
                      <a:off x="0" y="0"/>
                      <a:ext cx="5126990" cy="3331210"/>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jc w:val="center"/>
      </w:pPr>
    </w:p>
    <w:p w:rsidR="00E318CD" w:rsidRDefault="00E318CD">
      <w:pPr>
        <w:pStyle w:val="TextBody"/>
        <w:jc w:val="center"/>
      </w:pPr>
    </w:p>
    <w:p w:rsidR="00E318CD" w:rsidRDefault="002E3692">
      <w:pPr>
        <w:pStyle w:val="TextBody"/>
        <w:jc w:val="center"/>
      </w:pPr>
      <w:r>
        <w:t>(Fig.21 Non-active Orders)</w:t>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TextBody"/>
      </w:pPr>
      <w:r>
        <w:t>The Physician clicks on the 'Renew'</w:t>
      </w:r>
      <w:r>
        <w:t xml:space="preserve"> button corresponding to the Order that needs to be renewed. This will load a form similar to the 'Create Drug Order' form with all the fields (Drug name, Dose, Duration, Frequency etc.) populated from the selected Order's record. </w:t>
      </w:r>
    </w:p>
    <w:p w:rsidR="00E318CD" w:rsidRDefault="002E3692">
      <w:pPr>
        <w:pStyle w:val="TextBody"/>
      </w:pPr>
      <w:r>
        <w:rPr>
          <w:noProof/>
          <w:lang w:eastAsia="en-US" w:bidi="ar-SA"/>
        </w:rPr>
        <w:lastRenderedPageBreak/>
        <w:drawing>
          <wp:anchor distT="0" distB="0" distL="0" distR="0" simplePos="0" relativeHeight="20" behindDoc="0" locked="0" layoutInCell="1" allowOverlap="1">
            <wp:simplePos x="0" y="0"/>
            <wp:positionH relativeFrom="column">
              <wp:align>center</wp:align>
            </wp:positionH>
            <wp:positionV relativeFrom="paragraph">
              <wp:align>top</wp:align>
            </wp:positionV>
            <wp:extent cx="4911725" cy="2949575"/>
            <wp:effectExtent l="0" t="0" r="0" b="0"/>
            <wp:wrapSquare wrapText="largest"/>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8"/>
                    <a:stretch>
                      <a:fillRect/>
                    </a:stretch>
                  </pic:blipFill>
                  <pic:spPr bwMode="auto">
                    <a:xfrm>
                      <a:off x="0" y="0"/>
                      <a:ext cx="4911725" cy="2949575"/>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TextBody"/>
        <w:jc w:val="center"/>
      </w:pPr>
      <w:r>
        <w:t>(Fig.22 Renew</w:t>
      </w:r>
      <w:r>
        <w:t xml:space="preserve"> Drug Order)</w:t>
      </w:r>
    </w:p>
    <w:p w:rsidR="00E318CD" w:rsidRDefault="002E3692">
      <w:pPr>
        <w:pStyle w:val="TextBody"/>
      </w:pPr>
      <w:r>
        <w:t xml:space="preserve">The Physician revises the drug's formulation, Patient/Pharmacist instructions and other fields to make changes (if required) before clicking the 'Save' button to create a new individual Order. </w:t>
      </w:r>
    </w:p>
    <w:p w:rsidR="00E318CD" w:rsidRDefault="002E3692">
      <w:pPr>
        <w:pStyle w:val="TextBody"/>
      </w:pPr>
      <w:r>
        <w:rPr>
          <w:noProof/>
          <w:lang w:eastAsia="en-US" w:bidi="ar-SA"/>
        </w:rPr>
        <w:drawing>
          <wp:anchor distT="0" distB="0" distL="0" distR="0" simplePos="0" relativeHeight="10" behindDoc="0" locked="0" layoutInCell="1" allowOverlap="1">
            <wp:simplePos x="0" y="0"/>
            <wp:positionH relativeFrom="column">
              <wp:align>center</wp:align>
            </wp:positionH>
            <wp:positionV relativeFrom="paragraph">
              <wp:align>top</wp:align>
            </wp:positionV>
            <wp:extent cx="5046345" cy="3183890"/>
            <wp:effectExtent l="0" t="0" r="0" b="0"/>
            <wp:wrapSquare wrapText="largest"/>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9"/>
                    <a:stretch>
                      <a:fillRect/>
                    </a:stretch>
                  </pic:blipFill>
                  <pic:spPr bwMode="auto">
                    <a:xfrm>
                      <a:off x="0" y="0"/>
                      <a:ext cx="5046345" cy="3183890"/>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jc w:val="center"/>
      </w:pPr>
    </w:p>
    <w:p w:rsidR="00E318CD" w:rsidRDefault="002E3692">
      <w:pPr>
        <w:pStyle w:val="TextBody"/>
        <w:jc w:val="center"/>
      </w:pPr>
      <w:r>
        <w:t>(Fig.23 Save revised Order)</w:t>
      </w:r>
    </w:p>
    <w:p w:rsidR="00E318CD" w:rsidRDefault="002E3692">
      <w:pPr>
        <w:pStyle w:val="TextBody"/>
      </w:pPr>
      <w:r>
        <w:t xml:space="preserve">An alert </w:t>
      </w:r>
      <w:r>
        <w:t>is displayed notifying that the renewed Order is created and the Order is listed in the Active Drug Orders table.</w:t>
      </w:r>
    </w:p>
    <w:p w:rsidR="00E318CD" w:rsidRDefault="002E3692">
      <w:pPr>
        <w:pStyle w:val="TextBody"/>
      </w:pPr>
      <w:r>
        <w:rPr>
          <w:noProof/>
          <w:lang w:eastAsia="en-US" w:bidi="ar-SA"/>
        </w:rPr>
        <w:drawing>
          <wp:anchor distT="0" distB="0" distL="0" distR="0" simplePos="0" relativeHeight="11" behindDoc="0" locked="0" layoutInCell="1" allowOverlap="1">
            <wp:simplePos x="0" y="0"/>
            <wp:positionH relativeFrom="column">
              <wp:align>center</wp:align>
            </wp:positionH>
            <wp:positionV relativeFrom="paragraph">
              <wp:align>top</wp:align>
            </wp:positionV>
            <wp:extent cx="4961255" cy="3195955"/>
            <wp:effectExtent l="0" t="0" r="0" b="0"/>
            <wp:wrapSquare wrapText="largest"/>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0"/>
                    <a:stretch>
                      <a:fillRect/>
                    </a:stretch>
                  </pic:blipFill>
                  <pic:spPr bwMode="auto">
                    <a:xfrm>
                      <a:off x="0" y="0"/>
                      <a:ext cx="4961255" cy="3195955"/>
                    </a:xfrm>
                    <a:prstGeom prst="rect">
                      <a:avLst/>
                    </a:prstGeom>
                    <a:noFill/>
                    <a:ln w="9525">
                      <a:noFill/>
                      <a:miter lim="800000"/>
                      <a:headEnd/>
                      <a:tailEnd/>
                    </a:ln>
                  </pic:spPr>
                </pic:pic>
              </a:graphicData>
            </a:graphic>
          </wp:anchor>
        </w:drawing>
      </w: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E318CD">
      <w:pPr>
        <w:pStyle w:val="TextBody"/>
      </w:pPr>
    </w:p>
    <w:p w:rsidR="00E318CD" w:rsidRDefault="002E3692">
      <w:pPr>
        <w:pStyle w:val="TextBody"/>
        <w:jc w:val="center"/>
      </w:pPr>
      <w:r>
        <w:t>(Fig.24 Order Renewed)</w:t>
      </w:r>
    </w:p>
    <w:sectPr w:rsidR="00E318CD">
      <w:footerReference w:type="default" r:id="rId31"/>
      <w:pgSz w:w="12240" w:h="15840"/>
      <w:pgMar w:top="1134" w:right="1134" w:bottom="1693" w:left="1134" w:header="0" w:footer="1134" w:gutter="0"/>
      <w:cols w:space="720"/>
      <w:formProt w:val="0"/>
      <w:docGrid w:linePitch="240" w:charSpace="-614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Unknown Author" w:date="2017-03-21T23:53:00Z" w:initials="">
    <w:p w:rsidR="00E318CD" w:rsidRDefault="002E3692">
      <w:r>
        <w:rPr>
          <w:rFonts w:ascii="Ubuntu" w:hAnsi="Ubuntu"/>
          <w:i/>
          <w:sz w:val="16"/>
        </w:rPr>
        <w:t xml:space="preserve">Reply to Barry Levine </w:t>
      </w:r>
      <w:r>
        <w:rPr>
          <w:rFonts w:ascii="Ubuntu" w:hAnsi="Ubuntu"/>
          <w:i/>
          <w:sz w:val="16"/>
        </w:rPr>
        <w:t>(03/20/2017, 09:05): Have implemented field high-light effects until the field is populated – as shown in Fig.6, Fig.7, Fig.8.</w:t>
      </w:r>
    </w:p>
    <w:p w:rsidR="00E318CD" w:rsidRDefault="00E318CD"/>
    <w:p w:rsidR="00E318CD" w:rsidRDefault="002E3692">
      <w:r>
        <w:rPr>
          <w:rFonts w:ascii="Ubuntu" w:hAnsi="Ubuntu"/>
          <w:i/>
          <w:sz w:val="16"/>
        </w:rPr>
        <w:t>Unless all the entries are specified, clicking on the 'Save' button will display a message asking the user to fill all the detai</w:t>
      </w:r>
      <w:r>
        <w:rPr>
          <w:rFonts w:ascii="Ubuntu" w:hAnsi="Ubuntu"/>
          <w:i/>
          <w:sz w:val="16"/>
        </w:rPr>
        <w:t>ls.</w:t>
      </w:r>
    </w:p>
  </w:comment>
  <w:comment w:id="12" w:author="Barry Levine" w:date="2017-03-22T09:35:00Z" w:initials="BL">
    <w:p w:rsidR="00E318CD" w:rsidRDefault="002E3692">
      <w:r>
        <w:t>Best to handle required fields the same as other instances where there are required fields – when submit is attempted then provide popup indicating fields needing data</w:t>
      </w:r>
    </w:p>
  </w:comment>
  <w:comment w:id="13" w:author="Unknown Author" w:date="2017-03-22T19:32:00Z" w:initials="">
    <w:p w:rsidR="00E318CD" w:rsidRDefault="002E3692">
      <w:r>
        <w:rPr>
          <w:rFonts w:ascii="Ubuntu" w:hAnsi="Ubuntu"/>
          <w:i/>
          <w:color w:val="auto"/>
          <w:sz w:val="16"/>
        </w:rPr>
        <w:t>Reply to Barry Levine (03/22/2017, 09:35): Implemented as advised</w:t>
      </w:r>
    </w:p>
  </w:comment>
  <w:comment w:id="14" w:author="Barry Levine" w:date="2017-03-20T09:06:00Z" w:initials="BL">
    <w:p w:rsidR="00E318CD" w:rsidRDefault="002E3692">
      <w:r>
        <w:t>This should be req</w:t>
      </w:r>
      <w:r>
        <w:t>uired field</w:t>
      </w:r>
    </w:p>
  </w:comment>
  <w:comment w:id="15" w:author="Barry Levine" w:date="2017-03-22T09:36:00Z" w:initials="BL">
    <w:p w:rsidR="00E318CD" w:rsidRDefault="002E3692">
      <w:r>
        <w:t>No, this is only required when dealing with allergies</w:t>
      </w:r>
    </w:p>
  </w:comment>
  <w:comment w:id="16" w:author="Unknown Author" w:date="2017-03-22T19:32:00Z" w:initials="">
    <w:p w:rsidR="00E318CD" w:rsidRDefault="002E3692">
      <w:r>
        <w:rPr>
          <w:rFonts w:ascii="Ubuntu" w:hAnsi="Ubuntu"/>
          <w:i/>
          <w:color w:val="auto"/>
          <w:sz w:val="16"/>
        </w:rPr>
        <w:t>Reply to Barry Levine (03/22/2017, 09:36): Implemented, replaced with modified image</w:t>
      </w:r>
    </w:p>
  </w:comment>
  <w:comment w:id="17" w:author="Unknown Author" w:date="2017-03-22T19:37:00Z" w:initials="">
    <w:p w:rsidR="00E318CD" w:rsidRDefault="002E3692">
      <w:r>
        <w:rPr>
          <w:rFonts w:ascii="Ubuntu" w:hAnsi="Ubuntu"/>
          <w:color w:val="auto"/>
          <w:sz w:val="20"/>
        </w:rPr>
        <w:t>Replaced with modified image</w:t>
      </w:r>
    </w:p>
  </w:comment>
  <w:comment w:id="21" w:author="Unknown Author" w:date="2017-03-22T00:03:00Z" w:initials="">
    <w:p w:rsidR="00E318CD" w:rsidRDefault="002E3692">
      <w:r>
        <w:rPr>
          <w:rFonts w:ascii="Ubuntu" w:hAnsi="Ubuntu"/>
          <w:sz w:val="20"/>
        </w:rPr>
        <w:t xml:space="preserve">Clicking on the 'Save' button unless all fields are filled will highlight </w:t>
      </w:r>
      <w:r>
        <w:rPr>
          <w:rFonts w:ascii="Ubuntu" w:hAnsi="Ubuntu"/>
          <w:sz w:val="20"/>
        </w:rPr>
        <w:t>the un-specified fields and not allow the form to be submit.</w:t>
      </w:r>
    </w:p>
  </w:comment>
  <w:comment w:id="22" w:author="Barry Levine" w:date="2017-03-22T09:36:00Z" w:initials="BL">
    <w:p w:rsidR="00E318CD" w:rsidRDefault="002E3692">
      <w:r>
        <w:t>See above comment</w:t>
      </w:r>
    </w:p>
  </w:comment>
  <w:comment w:id="23" w:author="Unknown Author" w:date="2017-03-22T19:51:00Z" w:initials="">
    <w:p w:rsidR="00E318CD" w:rsidRDefault="002E3692">
      <w:r>
        <w:rPr>
          <w:rFonts w:ascii="Ubuntu" w:hAnsi="Ubuntu"/>
          <w:i/>
          <w:color w:val="auto"/>
          <w:sz w:val="16"/>
        </w:rPr>
        <w:t>Reply to Barry Levine (03/22/2017, 09:36): Modified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2E3692">
      <w:r>
        <w:separator/>
      </w:r>
    </w:p>
  </w:endnote>
  <w:endnote w:type="continuationSeparator" w:id="0">
    <w:p w:rsidR="00000000" w:rsidRDefault="002E3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iberation Sans">
    <w:altName w:val="Arial"/>
    <w:charset w:val="01"/>
    <w:family w:val="swiss"/>
    <w:pitch w:val="variable"/>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Liberation Mono">
    <w:altName w:val="Courier New"/>
    <w:charset w:val="01"/>
    <w:family w:val="roman"/>
    <w:pitch w:val="variable"/>
  </w:font>
  <w:font w:name="Ubuntu">
    <w:altName w:val="Arial"/>
    <w:charset w:val="01"/>
    <w:family w:val="swiss"/>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8CD" w:rsidRDefault="002E3692">
    <w:pPr>
      <w:pStyle w:val="Foote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2E3692">
      <w:r>
        <w:separator/>
      </w:r>
    </w:p>
  </w:footnote>
  <w:footnote w:type="continuationSeparator" w:id="0">
    <w:p w:rsidR="00000000" w:rsidRDefault="002E369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8CD"/>
    <w:rsid w:val="002E3692"/>
    <w:rsid w:val="00E318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rPr>
  </w:style>
  <w:style w:type="paragraph" w:styleId="Heading1">
    <w:name w:val="heading 1"/>
    <w:basedOn w:val="Heading"/>
    <w:pPr>
      <w:outlineLvl w:val="0"/>
    </w:pPr>
    <w:rPr>
      <w:b/>
      <w:bCs/>
      <w:sz w:val="36"/>
      <w:szCs w:val="36"/>
    </w:rPr>
  </w:style>
  <w:style w:type="paragraph" w:styleId="Heading2">
    <w:name w:val="heading 2"/>
    <w:basedOn w:val="Heading"/>
    <w:pPr>
      <w:spacing w:before="200"/>
      <w:outlineLvl w:val="1"/>
    </w:pPr>
    <w:rPr>
      <w:b/>
      <w:bCs/>
      <w:sz w:val="32"/>
      <w:szCs w:val="32"/>
    </w:rPr>
  </w:style>
  <w:style w:type="paragraph" w:styleId="Heading3">
    <w:name w:val="heading 3"/>
    <w:basedOn w:val="Heading"/>
    <w:p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lang w:val="uz-Cyrl-UZ" w:eastAsia="uz-Cyrl-UZ" w:bidi="uz-Cyrl-UZ"/>
    </w:rPr>
  </w:style>
  <w:style w:type="character" w:customStyle="1" w:styleId="IndexLink">
    <w:name w:val="Index Link"/>
  </w:style>
  <w:style w:type="character" w:styleId="CommentReference">
    <w:name w:val="annotation reference"/>
    <w:basedOn w:val="DefaultParagraphFont"/>
    <w:uiPriority w:val="99"/>
    <w:semiHidden/>
    <w:unhideWhenUsed/>
    <w:rsid w:val="00864403"/>
    <w:rPr>
      <w:sz w:val="18"/>
      <w:szCs w:val="18"/>
    </w:rPr>
  </w:style>
  <w:style w:type="character" w:customStyle="1" w:styleId="CommentTextChar">
    <w:name w:val="Comment Text Char"/>
    <w:basedOn w:val="DefaultParagraphFont"/>
    <w:link w:val="CommentText"/>
    <w:uiPriority w:val="99"/>
    <w:semiHidden/>
    <w:rsid w:val="00864403"/>
    <w:rPr>
      <w:color w:val="00000A"/>
    </w:rPr>
  </w:style>
  <w:style w:type="character" w:customStyle="1" w:styleId="CommentSubjectChar">
    <w:name w:val="Comment Subject Char"/>
    <w:basedOn w:val="CommentTextChar"/>
    <w:link w:val="CommentSubject"/>
    <w:uiPriority w:val="99"/>
    <w:semiHidden/>
    <w:rsid w:val="00864403"/>
    <w:rPr>
      <w:b/>
      <w:bCs/>
      <w:color w:val="00000A"/>
      <w:sz w:val="20"/>
      <w:szCs w:val="20"/>
    </w:rPr>
  </w:style>
  <w:style w:type="character" w:customStyle="1" w:styleId="BalloonTextChar">
    <w:name w:val="Balloon Text Char"/>
    <w:basedOn w:val="DefaultParagraphFont"/>
    <w:link w:val="BalloonText"/>
    <w:uiPriority w:val="99"/>
    <w:semiHidden/>
    <w:rsid w:val="00864403"/>
    <w:rPr>
      <w:rFonts w:ascii="Lucida Grande" w:hAnsi="Lucida Grande" w:cs="Lucida Grande"/>
      <w:color w:val="00000A"/>
      <w:sz w:val="18"/>
      <w:szCs w:val="18"/>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PreformattedText">
    <w:name w:val="Preformatted Text"/>
    <w:basedOn w:val="Normal"/>
    <w:rPr>
      <w:rFonts w:ascii="Liberation Mono" w:hAnsi="Liberation Mono" w:cs="Liberation Mono"/>
      <w:sz w:val="20"/>
      <w:szCs w:val="20"/>
    </w:rPr>
  </w:style>
  <w:style w:type="paragraph" w:customStyle="1" w:styleId="Quotations">
    <w:name w:val="Quotations"/>
    <w:basedOn w:val="Normal"/>
    <w:pPr>
      <w:spacing w:after="283"/>
      <w:ind w:left="567" w:right="567"/>
    </w:pPr>
  </w:style>
  <w:style w:type="paragraph" w:styleId="Title">
    <w:name w:val="Title"/>
    <w:basedOn w:val="Heading"/>
    <w:pPr>
      <w:jc w:val="center"/>
    </w:pPr>
    <w:rPr>
      <w:b/>
      <w:bCs/>
      <w:sz w:val="56"/>
      <w:szCs w:val="56"/>
    </w:rPr>
  </w:style>
  <w:style w:type="paragraph" w:styleId="Subtitle">
    <w:name w:val="Subtitle"/>
    <w:basedOn w:val="Heading"/>
    <w:pPr>
      <w:spacing w:before="60"/>
      <w:jc w:val="center"/>
    </w:pPr>
    <w:rPr>
      <w:sz w:val="36"/>
      <w:szCs w:val="36"/>
    </w:rPr>
  </w:style>
  <w:style w:type="paragraph" w:styleId="Footer">
    <w:name w:val="footer"/>
    <w:basedOn w:val="Normal"/>
    <w:pPr>
      <w:suppressLineNumbers/>
      <w:tabs>
        <w:tab w:val="center" w:pos="4986"/>
        <w:tab w:val="right" w:pos="9972"/>
      </w:tabs>
    </w:pPr>
  </w:style>
  <w:style w:type="paragraph" w:customStyle="1" w:styleId="ContentsHeading">
    <w:name w:val="Contents Heading"/>
    <w:basedOn w:val="Heading"/>
  </w:style>
  <w:style w:type="paragraph" w:customStyle="1" w:styleId="Contents1">
    <w:name w:val="Contents 1"/>
    <w:basedOn w:val="Index"/>
  </w:style>
  <w:style w:type="paragraph" w:customStyle="1" w:styleId="Contents2">
    <w:name w:val="Contents 2"/>
    <w:basedOn w:val="Index"/>
  </w:style>
  <w:style w:type="paragraph" w:styleId="CommentText">
    <w:name w:val="annotation text"/>
    <w:basedOn w:val="Normal"/>
    <w:link w:val="CommentTextChar"/>
    <w:uiPriority w:val="99"/>
    <w:semiHidden/>
    <w:unhideWhenUsed/>
    <w:rsid w:val="00864403"/>
  </w:style>
  <w:style w:type="paragraph" w:styleId="CommentSubject">
    <w:name w:val="annotation subject"/>
    <w:basedOn w:val="CommentText"/>
    <w:link w:val="CommentSubjectChar"/>
    <w:uiPriority w:val="99"/>
    <w:semiHidden/>
    <w:unhideWhenUsed/>
    <w:rsid w:val="00864403"/>
    <w:rPr>
      <w:b/>
      <w:bCs/>
      <w:sz w:val="20"/>
      <w:szCs w:val="20"/>
    </w:rPr>
  </w:style>
  <w:style w:type="paragraph" w:styleId="BalloonText">
    <w:name w:val="Balloon Text"/>
    <w:basedOn w:val="Normal"/>
    <w:link w:val="BalloonTextChar"/>
    <w:uiPriority w:val="99"/>
    <w:semiHidden/>
    <w:unhideWhenUsed/>
    <w:rsid w:val="0086440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rPr>
  </w:style>
  <w:style w:type="paragraph" w:styleId="Heading1">
    <w:name w:val="heading 1"/>
    <w:basedOn w:val="Heading"/>
    <w:pPr>
      <w:outlineLvl w:val="0"/>
    </w:pPr>
    <w:rPr>
      <w:b/>
      <w:bCs/>
      <w:sz w:val="36"/>
      <w:szCs w:val="36"/>
    </w:rPr>
  </w:style>
  <w:style w:type="paragraph" w:styleId="Heading2">
    <w:name w:val="heading 2"/>
    <w:basedOn w:val="Heading"/>
    <w:pPr>
      <w:spacing w:before="200"/>
      <w:outlineLvl w:val="1"/>
    </w:pPr>
    <w:rPr>
      <w:b/>
      <w:bCs/>
      <w:sz w:val="32"/>
      <w:szCs w:val="32"/>
    </w:rPr>
  </w:style>
  <w:style w:type="paragraph" w:styleId="Heading3">
    <w:name w:val="heading 3"/>
    <w:basedOn w:val="Heading"/>
    <w:p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lang w:val="uz-Cyrl-UZ" w:eastAsia="uz-Cyrl-UZ" w:bidi="uz-Cyrl-UZ"/>
    </w:rPr>
  </w:style>
  <w:style w:type="character" w:customStyle="1" w:styleId="IndexLink">
    <w:name w:val="Index Link"/>
  </w:style>
  <w:style w:type="character" w:styleId="CommentReference">
    <w:name w:val="annotation reference"/>
    <w:basedOn w:val="DefaultParagraphFont"/>
    <w:uiPriority w:val="99"/>
    <w:semiHidden/>
    <w:unhideWhenUsed/>
    <w:rsid w:val="00864403"/>
    <w:rPr>
      <w:sz w:val="18"/>
      <w:szCs w:val="18"/>
    </w:rPr>
  </w:style>
  <w:style w:type="character" w:customStyle="1" w:styleId="CommentTextChar">
    <w:name w:val="Comment Text Char"/>
    <w:basedOn w:val="DefaultParagraphFont"/>
    <w:link w:val="CommentText"/>
    <w:uiPriority w:val="99"/>
    <w:semiHidden/>
    <w:rsid w:val="00864403"/>
    <w:rPr>
      <w:color w:val="00000A"/>
    </w:rPr>
  </w:style>
  <w:style w:type="character" w:customStyle="1" w:styleId="CommentSubjectChar">
    <w:name w:val="Comment Subject Char"/>
    <w:basedOn w:val="CommentTextChar"/>
    <w:link w:val="CommentSubject"/>
    <w:uiPriority w:val="99"/>
    <w:semiHidden/>
    <w:rsid w:val="00864403"/>
    <w:rPr>
      <w:b/>
      <w:bCs/>
      <w:color w:val="00000A"/>
      <w:sz w:val="20"/>
      <w:szCs w:val="20"/>
    </w:rPr>
  </w:style>
  <w:style w:type="character" w:customStyle="1" w:styleId="BalloonTextChar">
    <w:name w:val="Balloon Text Char"/>
    <w:basedOn w:val="DefaultParagraphFont"/>
    <w:link w:val="BalloonText"/>
    <w:uiPriority w:val="99"/>
    <w:semiHidden/>
    <w:rsid w:val="00864403"/>
    <w:rPr>
      <w:rFonts w:ascii="Lucida Grande" w:hAnsi="Lucida Grande" w:cs="Lucida Grande"/>
      <w:color w:val="00000A"/>
      <w:sz w:val="18"/>
      <w:szCs w:val="18"/>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PreformattedText">
    <w:name w:val="Preformatted Text"/>
    <w:basedOn w:val="Normal"/>
    <w:rPr>
      <w:rFonts w:ascii="Liberation Mono" w:hAnsi="Liberation Mono" w:cs="Liberation Mono"/>
      <w:sz w:val="20"/>
      <w:szCs w:val="20"/>
    </w:rPr>
  </w:style>
  <w:style w:type="paragraph" w:customStyle="1" w:styleId="Quotations">
    <w:name w:val="Quotations"/>
    <w:basedOn w:val="Normal"/>
    <w:pPr>
      <w:spacing w:after="283"/>
      <w:ind w:left="567" w:right="567"/>
    </w:pPr>
  </w:style>
  <w:style w:type="paragraph" w:styleId="Title">
    <w:name w:val="Title"/>
    <w:basedOn w:val="Heading"/>
    <w:pPr>
      <w:jc w:val="center"/>
    </w:pPr>
    <w:rPr>
      <w:b/>
      <w:bCs/>
      <w:sz w:val="56"/>
      <w:szCs w:val="56"/>
    </w:rPr>
  </w:style>
  <w:style w:type="paragraph" w:styleId="Subtitle">
    <w:name w:val="Subtitle"/>
    <w:basedOn w:val="Heading"/>
    <w:pPr>
      <w:spacing w:before="60"/>
      <w:jc w:val="center"/>
    </w:pPr>
    <w:rPr>
      <w:sz w:val="36"/>
      <w:szCs w:val="36"/>
    </w:rPr>
  </w:style>
  <w:style w:type="paragraph" w:styleId="Footer">
    <w:name w:val="footer"/>
    <w:basedOn w:val="Normal"/>
    <w:pPr>
      <w:suppressLineNumbers/>
      <w:tabs>
        <w:tab w:val="center" w:pos="4986"/>
        <w:tab w:val="right" w:pos="9972"/>
      </w:tabs>
    </w:pPr>
  </w:style>
  <w:style w:type="paragraph" w:customStyle="1" w:styleId="ContentsHeading">
    <w:name w:val="Contents Heading"/>
    <w:basedOn w:val="Heading"/>
  </w:style>
  <w:style w:type="paragraph" w:customStyle="1" w:styleId="Contents1">
    <w:name w:val="Contents 1"/>
    <w:basedOn w:val="Index"/>
  </w:style>
  <w:style w:type="paragraph" w:customStyle="1" w:styleId="Contents2">
    <w:name w:val="Contents 2"/>
    <w:basedOn w:val="Index"/>
  </w:style>
  <w:style w:type="paragraph" w:styleId="CommentText">
    <w:name w:val="annotation text"/>
    <w:basedOn w:val="Normal"/>
    <w:link w:val="CommentTextChar"/>
    <w:uiPriority w:val="99"/>
    <w:semiHidden/>
    <w:unhideWhenUsed/>
    <w:rsid w:val="00864403"/>
  </w:style>
  <w:style w:type="paragraph" w:styleId="CommentSubject">
    <w:name w:val="annotation subject"/>
    <w:basedOn w:val="CommentText"/>
    <w:link w:val="CommentSubjectChar"/>
    <w:uiPriority w:val="99"/>
    <w:semiHidden/>
    <w:unhideWhenUsed/>
    <w:rsid w:val="00864403"/>
    <w:rPr>
      <w:b/>
      <w:bCs/>
      <w:sz w:val="20"/>
      <w:szCs w:val="20"/>
    </w:rPr>
  </w:style>
  <w:style w:type="paragraph" w:styleId="BalloonText">
    <w:name w:val="Balloon Text"/>
    <w:basedOn w:val="Normal"/>
    <w:link w:val="BalloonTextChar"/>
    <w:uiPriority w:val="99"/>
    <w:semiHidden/>
    <w:unhideWhenUsed/>
    <w:rsid w:val="0086440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1701</Words>
  <Characters>9696</Characters>
  <Application>Microsoft Macintosh Word</Application>
  <DocSecurity>0</DocSecurity>
  <Lines>80</Lines>
  <Paragraphs>22</Paragraphs>
  <ScaleCrop>false</ScaleCrop>
  <Company>SFSU</Company>
  <LinksUpToDate>false</LinksUpToDate>
  <CharactersWithSpaces>11375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Barry Levine</cp:lastModifiedBy>
  <cp:revision>2</cp:revision>
  <dcterms:created xsi:type="dcterms:W3CDTF">2017-03-23T17:53:00Z</dcterms:created>
  <dcterms:modified xsi:type="dcterms:W3CDTF">2017-03-23T17:53:00Z</dcterms:modified>
  <dc:language>en-US</dc:language>
</cp:coreProperties>
</file>